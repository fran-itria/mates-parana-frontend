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jc w:val="center"/>
        <w:rPr>
          <w:rStyle w:val="Ninguno"/>
          <w:rFonts w:ascii="Aptos" w:cs="Aptos" w:hAnsi="Aptos" w:eastAsia="Aptos"/>
          <w:b w:val="1"/>
          <w:bCs w:val="1"/>
          <w:sz w:val="28"/>
          <w:szCs w:val="28"/>
        </w:rPr>
      </w:pP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  <w:lang w:val="de-DE"/>
        </w:rPr>
        <w:t>INFORMACI</w:t>
      </w: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</w:rPr>
        <w:t>Ó</w:t>
      </w: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  <w:lang w:val="de-DE"/>
        </w:rPr>
        <w:t>N B</w:t>
      </w: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</w:rPr>
        <w:t>Á</w:t>
      </w: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  <w:lang w:val="pt-PT"/>
        </w:rPr>
        <w:t>SICA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Datos b</w:t>
      </w: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á</w:t>
      </w: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sicos de la marca / empresa</w:t>
      </w: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Nombre de la empresa o marca (ej.:</w:t>
      </w:r>
      <w:r>
        <w:rPr>
          <w:rStyle w:val="Ninguno"/>
          <w:rtl w:val="0"/>
          <w:lang w:val="es-ES_tradnl"/>
        </w:rPr>
        <w:t>“</w:t>
      </w:r>
      <w:r>
        <w:rPr>
          <w:rStyle w:val="Ninguno"/>
          <w:rtl w:val="0"/>
          <w:lang w:val="es-ES_tradnl"/>
        </w:rPr>
        <w:t>Estudio P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rez</w:t>
      </w:r>
      <w:r>
        <w:rPr>
          <w:rStyle w:val="Ninguno"/>
          <w:rtl w:val="0"/>
          <w:lang w:val="es-ES_tradnl"/>
        </w:rPr>
        <w:t>”</w:t>
      </w:r>
      <w:r>
        <w:rPr>
          <w:rStyle w:val="Ninguno"/>
          <w:rtl w:val="0"/>
          <w:lang w:val="es-ES_tradnl"/>
        </w:rPr>
        <w:t xml:space="preserve">): </w:t>
      </w:r>
    </w:p>
    <w:p>
      <w:pPr>
        <w:pStyle w:val="List Paragraph"/>
        <w:rPr>
          <w:rStyle w:val="Ninguno"/>
        </w:rPr>
      </w:pPr>
      <w:ins w:id="0" w:date="2025-12-30T19:25:37Z" w:author="Antonella Sangoy">
        <w:r>
          <w:rPr>
            <w:rStyle w:val="Ninguno"/>
            <w:rtl w:val="0"/>
            <w:lang w:val="en-US"/>
          </w:rPr>
          <w:t>MONA STUDIO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Slogan (si tienen) - frase corta que los identifique:</w:t>
      </w:r>
    </w:p>
    <w:p>
      <w:pPr>
        <w:pStyle w:val="List Paragraph"/>
        <w:rPr>
          <w:rStyle w:val="Ninguno"/>
        </w:rPr>
      </w:pPr>
      <w:ins w:id="1" w:date="2025-12-30T19:33:59Z" w:author="Antonella Sangoy">
        <w:r>
          <w:rPr>
            <w:rStyle w:val="Ninguno"/>
            <w:rtl w:val="0"/>
            <w:lang w:val="en-US"/>
          </w:rPr>
          <w:t>Potenciamos tu belleza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Breve 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qui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nes son (2 o 3 p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 xml:space="preserve">rrafos); - esto se usa en </w:t>
      </w:r>
      <w:r>
        <w:rPr>
          <w:rStyle w:val="Ninguno"/>
          <w:rtl w:val="0"/>
          <w:lang w:val="es-ES_tradnl"/>
        </w:rPr>
        <w:t>“</w:t>
      </w:r>
      <w:r>
        <w:rPr>
          <w:rStyle w:val="Ninguno"/>
          <w:rtl w:val="0"/>
          <w:lang w:val="es-ES_tradnl"/>
        </w:rPr>
        <w:t>Qui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nes somos</w:t>
      </w:r>
      <w:r>
        <w:rPr>
          <w:rStyle w:val="Ninguno"/>
          <w:rtl w:val="0"/>
          <w:lang w:val="es-ES_tradnl"/>
        </w:rPr>
        <w:t xml:space="preserve">” </w:t>
      </w:r>
      <w:r>
        <w:rPr>
          <w:rStyle w:val="Ninguno"/>
          <w:rtl w:val="0"/>
          <w:lang w:val="es-ES_tradnl"/>
        </w:rPr>
        <w:t>o en la p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gina principal:</w:t>
      </w:r>
    </w:p>
    <w:p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Ninguno"/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ins w:id="2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n-US"/>
            <w14:textFill>
              <w14:solidFill>
                <w14:srgbClr w14:val="000000"/>
              </w14:solidFill>
            </w14:textFill>
          </w:rPr>
          <w:t>Somos un espacio integral de belleza en donde</w:t>
        </w:r>
      </w:ins>
      <w:ins w:id="3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s-ES_tradnl"/>
            <w14:textFill>
              <w14:solidFill>
                <w14:srgbClr w14:val="000000"/>
              </w14:solidFill>
            </w14:textFill>
          </w:rPr>
          <w:t xml:space="preserve"> todos los servicios est</w:t>
        </w:r>
      </w:ins>
      <w:ins w:id="4" w:date="2025-12-30T19:35:47Z" w:author="Antonella Sangoy">
        <w:r>
          <w:rPr>
            <w:rStyle w:val="Ninguno"/>
            <w:rFonts w:ascii="Helvetica" w:hAnsi="Helvetica" w:hint="default"/>
            <w:outline w:val="0"/>
            <w:color w:val="000000"/>
            <w:sz w:val="22"/>
            <w:szCs w:val="22"/>
            <w:rtl w:val="0"/>
            <w14:textFill>
              <w14:solidFill>
                <w14:srgbClr w14:val="000000"/>
              </w14:solidFill>
            </w14:textFill>
          </w:rPr>
          <w:t>á</w:t>
        </w:r>
      </w:ins>
      <w:ins w:id="5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pt-PT"/>
            <w14:textFill>
              <w14:solidFill>
                <w14:srgbClr w14:val="000000"/>
              </w14:solidFill>
            </w14:textFill>
          </w:rPr>
          <w:t>n pensados para acompa</w:t>
        </w:r>
      </w:ins>
      <w:ins w:id="6" w:date="2025-12-30T19:35:47Z" w:author="Antonella Sangoy">
        <w:r>
          <w:rPr>
            <w:rStyle w:val="Ninguno"/>
            <w:rFonts w:ascii="Helvetica" w:hAnsi="Helvetica" w:hint="default"/>
            <w:outline w:val="0"/>
            <w:color w:val="000000"/>
            <w:sz w:val="22"/>
            <w:szCs w:val="22"/>
            <w:rtl w:val="0"/>
            <w:lang w:val="es-ES_tradnl"/>
            <w14:textFill>
              <w14:solidFill>
                <w14:srgbClr w14:val="000000"/>
              </w14:solidFill>
            </w14:textFill>
          </w:rPr>
          <w:t>ñ</w:t>
        </w:r>
      </w:ins>
      <w:ins w:id="7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s-ES_tradnl"/>
            <w14:textFill>
              <w14:solidFill>
                <w14:srgbClr w14:val="000000"/>
              </w14:solidFill>
            </w14:textFill>
          </w:rPr>
          <w:t>ar y realzar la</w:t>
        </w:r>
      </w:ins>
      <w:ins w:id="8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n-US"/>
            <w14:textFill>
              <w14:solidFill>
                <w14:srgbClr w14:val="000000"/>
              </w14:solidFill>
            </w14:textFill>
          </w:rPr>
          <w:t xml:space="preserve"> </w:t>
        </w:r>
      </w:ins>
      <w:ins w:id="9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s-ES_tradnl"/>
            <w14:textFill>
              <w14:solidFill>
                <w14:srgbClr w14:val="000000"/>
              </w14:solidFill>
            </w14:textFill>
          </w:rPr>
          <w:t xml:space="preserve">belleza natural de cada persona, respetando su esencia y aquello que la hace </w:t>
        </w:r>
      </w:ins>
      <w:ins w:id="10" w:date="2025-12-30T19:35:47Z" w:author="Antonella Sangoy">
        <w:r>
          <w:rPr>
            <w:rStyle w:val="Ninguno"/>
            <w:rFonts w:ascii="Helvetica" w:hAnsi="Helvetica" w:hint="default"/>
            <w:outline w:val="0"/>
            <w:color w:val="000000"/>
            <w:sz w:val="22"/>
            <w:szCs w:val="22"/>
            <w:rtl w:val="0"/>
            <w14:textFill>
              <w14:solidFill>
                <w14:srgbClr w14:val="000000"/>
              </w14:solidFill>
            </w14:textFill>
          </w:rPr>
          <w:t>ú</w:t>
        </w:r>
      </w:ins>
      <w:ins w:id="11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it-IT"/>
            <w14:textFill>
              <w14:solidFill>
                <w14:srgbClr w14:val="000000"/>
              </w14:solidFill>
            </w14:textFill>
          </w:rPr>
          <w:t>nica.</w:t>
        </w:r>
      </w:ins>
      <w:ins w:id="12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n-US"/>
            <w14:textFill>
              <w14:solidFill>
                <w14:srgbClr w14:val="000000"/>
              </w14:solidFill>
            </w14:textFill>
          </w:rPr>
          <w:t xml:space="preserve"> Tambi</w:t>
        </w:r>
      </w:ins>
      <w:ins w:id="13" w:date="2025-12-30T19:35:47Z" w:author="Antonella Sangoy">
        <w:r>
          <w:rPr>
            <w:rStyle w:val="Ninguno"/>
            <w:rFonts w:ascii="Helvetica" w:hAnsi="Helvetica" w:hint="default"/>
            <w:outline w:val="0"/>
            <w:color w:val="000000"/>
            <w:sz w:val="22"/>
            <w:szCs w:val="22"/>
            <w:rtl w:val="0"/>
            <w:lang w:val="en-US"/>
            <w14:textFill>
              <w14:solidFill>
                <w14:srgbClr w14:val="000000"/>
              </w14:solidFill>
            </w14:textFill>
          </w:rPr>
          <w:t>é</w:t>
        </w:r>
      </w:ins>
      <w:ins w:id="14" w:date="2025-12-30T19:35:47Z" w:author="Antonella Sangoy">
        <w:r>
          <w:rPr>
            <w:rStyle w:val="Ninguno"/>
            <w:rFonts w:ascii="Helvetica" w:hAnsi="Helvetica"/>
            <w:outline w:val="0"/>
            <w:color w:val="000000"/>
            <w:sz w:val="22"/>
            <w:szCs w:val="22"/>
            <w:rtl w:val="0"/>
            <w:lang w:val="en-US"/>
            <w14:textFill>
              <w14:solidFill>
                <w14:srgbClr w14:val="000000"/>
              </w14:solidFill>
            </w14:textFill>
          </w:rPr>
          <w:t>n formamos profesionales con nuestras carreras de maquillaje.</w:t>
        </w:r>
      </w:ins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Datos de contacto.</w:t>
      </w:r>
    </w:p>
    <w:p>
      <w:pPr>
        <w:pStyle w:val="List Paragraph"/>
        <w:rPr>
          <w:rStyle w:val="Ninguno"/>
          <w:sz w:val="28"/>
          <w:szCs w:val="28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 xml:space="preserve">Email de contacto (ej: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"mailto:Info@tumarca.com"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Info@tumarca.com</w:t>
      </w:r>
      <w:r>
        <w:rPr/>
        <w:fldChar w:fldCharType="end" w:fldLock="0"/>
      </w:r>
      <w:r>
        <w:rPr>
          <w:rStyle w:val="Ninguno"/>
          <w:rtl w:val="0"/>
          <w:lang w:val="es-ES_tradnl"/>
        </w:rPr>
        <w:t>) :</w:t>
      </w:r>
    </w:p>
    <w:p>
      <w:pPr>
        <w:pStyle w:val="List Paragraph"/>
        <w:rPr>
          <w:rStyle w:val="Ninguno"/>
        </w:rPr>
      </w:pPr>
      <w:ins w:id="15" w:date="2025-12-30T19:36:35Z" w:author="Antonella Sangoy">
        <w:r>
          <w:rPr>
            <w:rStyle w:val="Ninguno"/>
            <w:rtl w:val="0"/>
            <w:lang w:val="en-US"/>
          </w:rPr>
          <w:t>antonellasangoy@gmail.com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Tel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fono / WhatsApp (ej: +54 9 343 5...)</w:t>
      </w:r>
    </w:p>
    <w:p>
      <w:pPr>
        <w:pStyle w:val="List Paragraph"/>
        <w:rPr>
          <w:rStyle w:val="Ninguno"/>
        </w:rPr>
      </w:pPr>
      <w:ins w:id="16" w:date="2025-12-30T19:36:39Z" w:author="Antonella Sangoy">
        <w:r>
          <w:rPr>
            <w:rStyle w:val="Ninguno"/>
            <w:rtl w:val="0"/>
            <w:lang w:val="en-US"/>
          </w:rPr>
          <w:t>3434553208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Direcci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f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 xml:space="preserve">sica: </w:t>
      </w:r>
    </w:p>
    <w:p>
      <w:pPr>
        <w:pStyle w:val="List Paragraph"/>
        <w:rPr>
          <w:rStyle w:val="Ninguno"/>
          <w:sz w:val="28"/>
          <w:szCs w:val="28"/>
        </w:rPr>
      </w:pPr>
      <w:ins w:id="17" w:date="2025-12-30T19:36:59Z" w:author="Antonella Sangoy">
        <w:r>
          <w:rPr>
            <w:rStyle w:val="Ninguno"/>
            <w:sz w:val="28"/>
            <w:szCs w:val="28"/>
            <w:rtl w:val="0"/>
            <w:lang w:val="en-US"/>
          </w:rPr>
          <w:t>Av Ejercito casi Crauzas, barrio procrear, torre 21, local 1</w:t>
        </w:r>
      </w:ins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Redes sociales.</w:t>
      </w: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Links exactos de cada red.</w:t>
      </w: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(Poner las que tengan).</w:t>
      </w: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Facebook:</w:t>
      </w: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Instagram:</w:t>
      </w:r>
    </w:p>
    <w:p>
      <w:pPr>
        <w:pStyle w:val="List Paragraph"/>
        <w:rPr>
          <w:rStyle w:val="Ninguno"/>
        </w:rPr>
      </w:pPr>
      <w:ins w:id="18" w:date="2025-12-30T19:38:57Z" w:author="Antonella Sangoy">
        <w:r>
          <w:rPr>
            <w:rStyle w:val="Ninguno"/>
            <w:rtl w:val="0"/>
            <w:lang w:val="es-ES_tradnl"/>
          </w:rPr>
          <w:t>https://www.instagram.com/monastudio._/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YouTube:</w:t>
      </w: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TikTok:</w:t>
      </w:r>
    </w:p>
    <w:p>
      <w:pPr>
        <w:pStyle w:val="List Paragraph"/>
        <w:rPr>
          <w:rStyle w:val="Ninguno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Identidad visual.</w:t>
      </w:r>
    </w:p>
    <w:p>
      <w:pPr>
        <w:pStyle w:val="List Paragraph"/>
        <w:rPr>
          <w:rStyle w:val="Ninguno"/>
          <w:sz w:val="28"/>
          <w:szCs w:val="28"/>
        </w:rPr>
      </w:pPr>
      <w:r>
        <w:rPr>
          <w:rStyle w:val="Ninguno"/>
          <w:sz w:val="28"/>
          <w:szCs w:val="28"/>
          <w:rtl w:val="0"/>
          <w:lang w:val="es-ES_tradnl"/>
        </w:rPr>
        <w:t>Logo:</w:t>
      </w:r>
      <w:r>
        <w:rPr>
          <w:rStyle w:val="Ninguno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110390</wp:posOffset>
            </wp:positionH>
            <wp:positionV relativeFrom="line">
              <wp:posOffset>475575</wp:posOffset>
            </wp:positionV>
            <wp:extent cx="5494219" cy="5494219"/>
            <wp:effectExtent l="0" t="0" r="0" b="0"/>
            <wp:wrapTopAndBottom distT="152400" distB="152400"/>
            <wp:docPr id="1073741825" name="officeArt object" descr="video pegado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eo pegado.heic" descr="video pegado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219" cy="54942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rPr>
          <w:rStyle w:val="Ninguno"/>
          <w:b w:val="1"/>
          <w:bCs w:val="1"/>
          <w:sz w:val="28"/>
          <w:szCs w:val="28"/>
        </w:rPr>
      </w:pPr>
    </w:p>
    <w:p>
      <w:pPr>
        <w:pStyle w:val="List Paragraph"/>
        <w:rPr>
          <w:rStyle w:val="Ninguno"/>
          <w:sz w:val="28"/>
          <w:szCs w:val="28"/>
        </w:rPr>
      </w:pPr>
      <w:r>
        <w:rPr>
          <w:rStyle w:val="Ninguno"/>
          <w:sz w:val="28"/>
          <w:szCs w:val="28"/>
          <w:rtl w:val="0"/>
          <w:lang w:val="es-ES_tradnl"/>
        </w:rPr>
        <w:t xml:space="preserve">Colores de la marca: </w:t>
      </w:r>
    </w:p>
    <w:p>
      <w:pPr>
        <w:pStyle w:val="List Paragraph"/>
        <w:rPr>
          <w:rStyle w:val="Ninguno"/>
          <w:sz w:val="28"/>
          <w:szCs w:val="28"/>
        </w:rPr>
      </w:pPr>
      <w:ins w:id="19" w:date="2025-12-30T19:39:12Z" w:author="Antonella Sangoy">
        <w:r>
          <w:rPr>
            <w:rStyle w:val="Ninguno"/>
            <w:sz w:val="28"/>
            <w:szCs w:val="28"/>
            <w:rtl w:val="0"/>
            <w:lang w:val="en-US"/>
          </w:rPr>
          <w:t>Rojo - Crema - Rosa</w:t>
        </w:r>
      </w:ins>
    </w:p>
    <w:p>
      <w:pPr>
        <w:pStyle w:val="List Paragraph"/>
        <w:rPr>
          <w:rStyle w:val="Ninguno"/>
          <w:sz w:val="28"/>
          <w:szCs w:val="28"/>
        </w:rPr>
      </w:pPr>
      <w:r>
        <w:rPr>
          <w:rStyle w:val="Ninguno"/>
          <w:sz w:val="28"/>
          <w:szCs w:val="28"/>
          <w:rtl w:val="0"/>
          <w:lang w:val="es-ES_tradnl"/>
        </w:rPr>
        <w:t>Tipograf</w:t>
      </w:r>
      <w:r>
        <w:rPr>
          <w:rStyle w:val="Ninguno"/>
          <w:sz w:val="28"/>
          <w:szCs w:val="28"/>
          <w:rtl w:val="0"/>
          <w:lang w:val="es-ES_tradnl"/>
        </w:rPr>
        <w:t>í</w:t>
      </w:r>
      <w:r>
        <w:rPr>
          <w:rStyle w:val="Ninguno"/>
          <w:sz w:val="28"/>
          <w:szCs w:val="28"/>
          <w:rtl w:val="0"/>
          <w:lang w:val="es-ES_tradnl"/>
        </w:rPr>
        <w:t>a (si usan una espec</w:t>
      </w:r>
      <w:r>
        <w:rPr>
          <w:rStyle w:val="Ninguno"/>
          <w:sz w:val="28"/>
          <w:szCs w:val="28"/>
          <w:rtl w:val="0"/>
          <w:lang w:val="es-ES_tradnl"/>
        </w:rPr>
        <w:t>í</w:t>
      </w:r>
      <w:r>
        <w:rPr>
          <w:rStyle w:val="Ninguno"/>
          <w:sz w:val="28"/>
          <w:szCs w:val="28"/>
          <w:rtl w:val="0"/>
          <w:lang w:val="es-ES_tradnl"/>
        </w:rPr>
        <w:t>fica):</w:t>
      </w:r>
    </w:p>
    <w:p>
      <w:pPr>
        <w:pStyle w:val="List Paragraph"/>
        <w:rPr>
          <w:rStyle w:val="Ninguno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>Secciones</w:t>
      </w: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Cu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ntas secciones quiere tener? Detalle con nombre, ejemplo: Productos, Cursos, Publicaciones, Reservas, Carrito de compra, etc</w:t>
      </w:r>
    </w:p>
    <w:p>
      <w:pPr>
        <w:pStyle w:val="List Paragraph"/>
        <w:rPr>
          <w:rStyle w:val="Ninguno"/>
        </w:rPr>
      </w:pPr>
      <w:ins w:id="20" w:date="2025-12-30T19:46:42Z" w:author="Antonella Sangoy">
        <w:r>
          <w:rPr>
            <w:rStyle w:val="Ninguno"/>
            <w:rtl w:val="0"/>
            <w:lang w:val="en-US"/>
          </w:rPr>
          <w:t>3 secciones principales: informaci</w:t>
        </w:r>
      </w:ins>
      <w:ins w:id="21" w:date="2025-12-30T19:46:42Z" w:author="Antonella Sangoy">
        <w:r>
          <w:rPr>
            <w:rStyle w:val="Ninguno"/>
            <w:rtl w:val="0"/>
            <w:lang w:val="en-US"/>
          </w:rPr>
          <w:t>ó</w:t>
        </w:r>
      </w:ins>
      <w:ins w:id="22" w:date="2025-12-30T19:46:42Z" w:author="Antonella Sangoy">
        <w:r>
          <w:rPr>
            <w:rStyle w:val="Ninguno"/>
            <w:rtl w:val="0"/>
            <w:lang w:val="en-US"/>
          </w:rPr>
          <w:t>n sobre servicios que se brindan en el estudio (con link para reservas de turnos), informaci</w:t>
        </w:r>
      </w:ins>
      <w:ins w:id="23" w:date="2025-12-30T19:46:42Z" w:author="Antonella Sangoy">
        <w:r>
          <w:rPr>
            <w:rStyle w:val="Ninguno"/>
            <w:rtl w:val="0"/>
            <w:lang w:val="en-US"/>
          </w:rPr>
          <w:t>ó</w:t>
        </w:r>
      </w:ins>
      <w:ins w:id="24" w:date="2025-12-30T19:46:42Z" w:author="Antonella Sangoy">
        <w:r>
          <w:rPr>
            <w:rStyle w:val="Ninguno"/>
            <w:rtl w:val="0"/>
            <w:lang w:val="en-US"/>
          </w:rPr>
          <w:t>n sobre los cursos que se dictan (con link o formato para inscripci</w:t>
        </w:r>
      </w:ins>
      <w:ins w:id="25" w:date="2025-12-30T19:46:42Z" w:author="Antonella Sangoy">
        <w:r>
          <w:rPr>
            <w:rStyle w:val="Ninguno"/>
            <w:rtl w:val="0"/>
            <w:lang w:val="en-US"/>
          </w:rPr>
          <w:t>ó</w:t>
        </w:r>
      </w:ins>
      <w:ins w:id="26" w:date="2025-12-30T19:46:42Z" w:author="Antonella Sangoy">
        <w:r>
          <w:rPr>
            <w:rStyle w:val="Ninguno"/>
            <w:rtl w:val="0"/>
            <w:lang w:val="en-US"/>
          </w:rPr>
          <w:t>n ah</w:t>
        </w:r>
      </w:ins>
      <w:ins w:id="27" w:date="2025-12-30T19:46:42Z" w:author="Antonella Sangoy">
        <w:r>
          <w:rPr>
            <w:rStyle w:val="Ninguno"/>
            <w:rtl w:val="0"/>
            <w:lang w:val="en-US"/>
          </w:rPr>
          <w:t xml:space="preserve">í </w:t>
        </w:r>
      </w:ins>
      <w:ins w:id="28" w:date="2025-12-30T19:46:42Z" w:author="Antonella Sangoy">
        <w:r>
          <w:rPr>
            <w:rStyle w:val="Ninguno"/>
            <w:rtl w:val="0"/>
            <w:lang w:val="en-US"/>
          </w:rPr>
          <w:t>mismo) y tienda (donde se pueda realizar la compra completa ah</w:t>
        </w:r>
      </w:ins>
      <w:ins w:id="29" w:date="2025-12-30T19:46:42Z" w:author="Antonella Sangoy">
        <w:r>
          <w:rPr>
            <w:rStyle w:val="Ninguno"/>
            <w:rtl w:val="0"/>
            <w:lang w:val="en-US"/>
          </w:rPr>
          <w:t xml:space="preserve">í </w:t>
        </w:r>
      </w:ins>
      <w:ins w:id="30" w:date="2025-12-30T19:46:42Z" w:author="Antonella Sangoy">
        <w:r>
          <w:rPr>
            <w:rStyle w:val="Ninguno"/>
            <w:rtl w:val="0"/>
            <w:lang w:val="en-US"/>
          </w:rPr>
          <w:t>mismo)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mo le gustar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 que se muestre cada secci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n?</w:t>
      </w: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Eje: Productos: Quiero que se muestre el nombre, precio, 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imagen; si el producto tiene distintas variedades, especificar nombre de esa variedad (ejemplo: color, tama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o, etc.)</w:t>
      </w:r>
    </w:p>
    <w:p>
      <w:pPr>
        <w:pStyle w:val="List Paragraph"/>
        <w:rPr>
          <w:ins w:id="31" w:date="2025-12-30T19:49:34Z" w:author="Antonella Sangoy"/>
          <w:rStyle w:val="Ninguno"/>
        </w:rPr>
      </w:pPr>
      <w:ins w:id="32" w:date="2025-12-30T19:49:34Z" w:author="Antonella Sangoy">
        <w:r>
          <w:rPr>
            <w:rStyle w:val="Ninguno"/>
            <w:rtl w:val="0"/>
            <w:lang w:val="en-US"/>
          </w:rPr>
          <w:t>La secci</w:t>
        </w:r>
      </w:ins>
      <w:ins w:id="33" w:date="2025-12-30T19:49:34Z" w:author="Antonella Sangoy">
        <w:r>
          <w:rPr>
            <w:rStyle w:val="Ninguno"/>
            <w:rtl w:val="0"/>
            <w:lang w:val="en-US"/>
          </w:rPr>
          <w:t>ó</w:t>
        </w:r>
      </w:ins>
      <w:ins w:id="34" w:date="2025-12-30T19:49:34Z" w:author="Antonella Sangoy">
        <w:r>
          <w:rPr>
            <w:rStyle w:val="Ninguno"/>
            <w:rtl w:val="0"/>
            <w:lang w:val="en-US"/>
          </w:rPr>
          <w:t>n de informaci</w:t>
        </w:r>
      </w:ins>
      <w:ins w:id="35" w:date="2025-12-30T19:49:34Z" w:author="Antonella Sangoy">
        <w:r>
          <w:rPr>
            <w:rStyle w:val="Ninguno"/>
            <w:rtl w:val="0"/>
            <w:lang w:val="en-US"/>
          </w:rPr>
          <w:t>ó</w:t>
        </w:r>
      </w:ins>
      <w:ins w:id="36" w:date="2025-12-30T19:49:34Z" w:author="Antonella Sangoy">
        <w:r>
          <w:rPr>
            <w:rStyle w:val="Ninguno"/>
            <w:rtl w:val="0"/>
            <w:lang w:val="en-US"/>
          </w:rPr>
          <w:t>n de servicios quisiera que sea bastante gr</w:t>
        </w:r>
      </w:ins>
      <w:ins w:id="37" w:date="2025-12-30T19:49:34Z" w:author="Antonella Sangoy">
        <w:r>
          <w:rPr>
            <w:rStyle w:val="Ninguno"/>
            <w:rtl w:val="0"/>
            <w:lang w:val="en-US"/>
          </w:rPr>
          <w:t>á</w:t>
        </w:r>
      </w:ins>
      <w:ins w:id="38" w:date="2025-12-30T19:49:34Z" w:author="Antonella Sangoy">
        <w:r>
          <w:rPr>
            <w:rStyle w:val="Ninguno"/>
            <w:rtl w:val="0"/>
            <w:lang w:val="en-US"/>
          </w:rPr>
          <w:t>fica, que se vean im</w:t>
        </w:r>
      </w:ins>
      <w:ins w:id="39" w:date="2025-12-30T19:49:34Z" w:author="Antonella Sangoy">
        <w:r>
          <w:rPr>
            <w:rStyle w:val="Ninguno"/>
            <w:rtl w:val="0"/>
            <w:lang w:val="en-US"/>
          </w:rPr>
          <w:t>á</w:t>
        </w:r>
      </w:ins>
      <w:ins w:id="40" w:date="2025-12-30T19:49:34Z" w:author="Antonella Sangoy">
        <w:r>
          <w:rPr>
            <w:rStyle w:val="Ninguno"/>
            <w:rtl w:val="0"/>
            <w:lang w:val="en-US"/>
          </w:rPr>
          <w:t>genes de cada servicio, antes y despu</w:t>
        </w:r>
      </w:ins>
      <w:ins w:id="41" w:date="2025-12-30T19:49:34Z" w:author="Antonella Sangoy">
        <w:r>
          <w:rPr>
            <w:rStyle w:val="Ninguno"/>
            <w:rtl w:val="0"/>
            <w:lang w:val="en-US"/>
          </w:rPr>
          <w:t>é</w:t>
        </w:r>
      </w:ins>
      <w:ins w:id="42" w:date="2025-12-30T19:49:34Z" w:author="Antonella Sangoy">
        <w:r>
          <w:rPr>
            <w:rStyle w:val="Ninguno"/>
            <w:rtl w:val="0"/>
            <w:lang w:val="en-US"/>
          </w:rPr>
          <w:t>s, etc.</w:t>
        </w:r>
      </w:ins>
    </w:p>
    <w:p>
      <w:pPr>
        <w:pStyle w:val="List Paragraph"/>
        <w:rPr>
          <w:ins w:id="43" w:date="2025-12-30T19:49:34Z" w:author="Antonella Sangoy"/>
          <w:rStyle w:val="Ninguno"/>
        </w:rPr>
      </w:pPr>
      <w:ins w:id="44" w:date="2025-12-30T19:49:34Z" w:author="Antonella Sangoy">
        <w:r>
          <w:rPr>
            <w:rStyle w:val="Ninguno"/>
            <w:rtl w:val="0"/>
            <w:lang w:val="en-US"/>
          </w:rPr>
          <w:t>En el caso de maquillaje y peinado, me gustar</w:t>
        </w:r>
      </w:ins>
      <w:ins w:id="45" w:date="2025-12-30T19:49:34Z" w:author="Antonella Sangoy">
        <w:r>
          <w:rPr>
            <w:rStyle w:val="Ninguno"/>
            <w:rtl w:val="0"/>
            <w:lang w:val="en-US"/>
          </w:rPr>
          <w:t>í</w:t>
        </w:r>
      </w:ins>
      <w:ins w:id="46" w:date="2025-12-30T19:49:34Z" w:author="Antonella Sangoy">
        <w:r>
          <w:rPr>
            <w:rStyle w:val="Ninguno"/>
            <w:rtl w:val="0"/>
            <w:lang w:val="en-US"/>
          </w:rPr>
          <w:t>a que este dividido entre maquillaje social, quincea</w:t>
        </w:r>
      </w:ins>
      <w:ins w:id="47" w:date="2025-12-30T19:49:34Z" w:author="Antonella Sangoy">
        <w:r>
          <w:rPr>
            <w:rStyle w:val="Ninguno"/>
            <w:rtl w:val="0"/>
            <w:lang w:val="en-US"/>
          </w:rPr>
          <w:t>ñ</w:t>
        </w:r>
      </w:ins>
      <w:ins w:id="48" w:date="2025-12-30T19:49:34Z" w:author="Antonella Sangoy">
        <w:r>
          <w:rPr>
            <w:rStyle w:val="Ninguno"/>
            <w:rtl w:val="0"/>
            <w:lang w:val="en-US"/>
          </w:rPr>
          <w:t>eras y novias</w:t>
        </w:r>
      </w:ins>
    </w:p>
    <w:p>
      <w:pPr>
        <w:pStyle w:val="List Paragraph"/>
        <w:rPr>
          <w:ins w:id="49" w:date="2025-12-30T19:49:34Z" w:author="Antonella Sangoy"/>
          <w:rStyle w:val="Ninguno"/>
        </w:rPr>
      </w:pPr>
      <w:ins w:id="50" w:date="2025-12-30T19:49:34Z" w:author="Antonella Sangoy">
        <w:r>
          <w:rPr>
            <w:rStyle w:val="Ninguno"/>
            <w:rtl w:val="0"/>
            <w:lang w:val="en-US"/>
          </w:rPr>
          <w:t>La tienda quiero que sea como cualquier otra tienda web, con im</w:t>
        </w:r>
      </w:ins>
      <w:ins w:id="51" w:date="2025-12-30T19:49:34Z" w:author="Antonella Sangoy">
        <w:r>
          <w:rPr>
            <w:rStyle w:val="Ninguno"/>
            <w:rtl w:val="0"/>
            <w:lang w:val="en-US"/>
          </w:rPr>
          <w:t>á</w:t>
        </w:r>
      </w:ins>
      <w:ins w:id="52" w:date="2025-12-30T19:49:34Z" w:author="Antonella Sangoy">
        <w:r>
          <w:rPr>
            <w:rStyle w:val="Ninguno"/>
            <w:rtl w:val="0"/>
            <w:lang w:val="en-US"/>
          </w:rPr>
          <w:t>genes de los productos, descripci</w:t>
        </w:r>
      </w:ins>
      <w:ins w:id="53" w:date="2025-12-30T19:49:34Z" w:author="Antonella Sangoy">
        <w:r>
          <w:rPr>
            <w:rStyle w:val="Ninguno"/>
            <w:rtl w:val="0"/>
            <w:lang w:val="en-US"/>
          </w:rPr>
          <w:t>ó</w:t>
        </w:r>
      </w:ins>
      <w:ins w:id="54" w:date="2025-12-30T19:49:34Z" w:author="Antonella Sangoy">
        <w:r>
          <w:rPr>
            <w:rStyle w:val="Ninguno"/>
            <w:rtl w:val="0"/>
            <w:lang w:val="en-US"/>
          </w:rPr>
          <w:t>n, selecci</w:t>
        </w:r>
      </w:ins>
      <w:ins w:id="55" w:date="2025-12-30T19:49:34Z" w:author="Antonella Sangoy">
        <w:r>
          <w:rPr>
            <w:rStyle w:val="Ninguno"/>
            <w:rtl w:val="0"/>
            <w:lang w:val="en-US"/>
          </w:rPr>
          <w:t>ó</w:t>
        </w:r>
      </w:ins>
      <w:ins w:id="56" w:date="2025-12-30T19:49:34Z" w:author="Antonella Sangoy">
        <w:r>
          <w:rPr>
            <w:rStyle w:val="Ninguno"/>
            <w:rtl w:val="0"/>
            <w:lang w:val="en-US"/>
          </w:rPr>
          <w:t>n de tonos, agregar al carrito, etc.</w:t>
        </w:r>
      </w:ins>
    </w:p>
    <w:p>
      <w:pPr>
        <w:pStyle w:val="List Paragraph"/>
        <w:rPr>
          <w:rStyle w:val="Ninguno"/>
        </w:rPr>
      </w:pPr>
      <w:ins w:id="57" w:date="2025-12-30T19:49:34Z" w:author="Antonella Sangoy">
        <w:r>
          <w:rPr>
            <w:rStyle w:val="Ninguno"/>
            <w:rtl w:val="0"/>
            <w:lang w:val="en-US"/>
          </w:rPr>
          <w:t>La parte de cursos me gustar</w:t>
        </w:r>
      </w:ins>
      <w:ins w:id="58" w:date="2025-12-30T19:49:34Z" w:author="Antonella Sangoy">
        <w:r>
          <w:rPr>
            <w:rStyle w:val="Ninguno"/>
            <w:rtl w:val="0"/>
            <w:lang w:val="en-US"/>
          </w:rPr>
          <w:t>í</w:t>
        </w:r>
      </w:ins>
      <w:ins w:id="59" w:date="2025-12-30T19:49:34Z" w:author="Antonella Sangoy">
        <w:r>
          <w:rPr>
            <w:rStyle w:val="Ninguno"/>
            <w:rtl w:val="0"/>
            <w:lang w:val="en-US"/>
          </w:rPr>
          <w:t>a que siga la misma est</w:t>
        </w:r>
      </w:ins>
      <w:ins w:id="60" w:date="2025-12-30T19:49:34Z" w:author="Antonella Sangoy">
        <w:r>
          <w:rPr>
            <w:rStyle w:val="Ninguno"/>
            <w:rtl w:val="0"/>
            <w:lang w:val="en-US"/>
          </w:rPr>
          <w:t>é</w:t>
        </w:r>
      </w:ins>
      <w:ins w:id="61" w:date="2025-12-30T19:49:34Z" w:author="Antonella Sangoy">
        <w:r>
          <w:rPr>
            <w:rStyle w:val="Ninguno"/>
            <w:rtl w:val="0"/>
            <w:lang w:val="en-US"/>
          </w:rPr>
          <w:t>tica de nuestro pdf que tenemos ya armado y una secci</w:t>
        </w:r>
      </w:ins>
      <w:ins w:id="62" w:date="2025-12-30T19:49:34Z" w:author="Antonella Sangoy">
        <w:r>
          <w:rPr>
            <w:rStyle w:val="Ninguno"/>
            <w:rtl w:val="0"/>
            <w:lang w:val="en-US"/>
          </w:rPr>
          <w:t>ó</w:t>
        </w:r>
      </w:ins>
      <w:ins w:id="63" w:date="2025-12-30T19:49:34Z" w:author="Antonella Sangoy">
        <w:r>
          <w:rPr>
            <w:rStyle w:val="Ninguno"/>
            <w:rtl w:val="0"/>
            <w:lang w:val="en-US"/>
          </w:rPr>
          <w:t>n quiz</w:t>
        </w:r>
      </w:ins>
      <w:ins w:id="64" w:date="2025-12-30T19:49:34Z" w:author="Antonella Sangoy">
        <w:r>
          <w:rPr>
            <w:rStyle w:val="Ninguno"/>
            <w:rtl w:val="0"/>
            <w:lang w:val="en-US"/>
          </w:rPr>
          <w:t>á</w:t>
        </w:r>
      </w:ins>
      <w:ins w:id="65" w:date="2025-12-30T19:49:34Z" w:author="Antonella Sangoy">
        <w:r>
          <w:rPr>
            <w:rStyle w:val="Ninguno"/>
            <w:rtl w:val="0"/>
            <w:lang w:val="en-US"/>
          </w:rPr>
          <w:t xml:space="preserve">s de preguntas frecuentes </w:t>
        </w:r>
      </w:ins>
    </w:p>
    <w:p>
      <w:pPr>
        <w:pStyle w:val="List Paragraph"/>
        <w:rPr>
          <w:rStyle w:val="Ninguno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b w:val="1"/>
          <w:bCs w:val="1"/>
          <w:sz w:val="28"/>
          <w:szCs w:val="28"/>
          <w:rtl w:val="0"/>
          <w:lang w:val="es-ES_tradnl"/>
        </w:rPr>
        <w:t xml:space="preserve">Administrativo </w:t>
      </w:r>
    </w:p>
    <w:p>
      <w:pPr>
        <w:pStyle w:val="List Paragraph"/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Sistema de notificaci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por email / WhatsApp? Ejemplo: El cliente, al realizar una compra, que le llegue un email a su correo confirmando la compra:</w:t>
      </w:r>
    </w:p>
    <w:p>
      <w:pPr>
        <w:pStyle w:val="List Paragraph"/>
        <w:rPr>
          <w:rStyle w:val="Ninguno"/>
        </w:rPr>
      </w:pPr>
      <w:ins w:id="66" w:date="2025-12-30T19:50:11Z" w:author="Antonella Sangoy">
        <w:r>
          <w:rPr>
            <w:rtl w:val="0"/>
            <w:lang w:val="en-US"/>
          </w:rPr>
          <w:t>Me es indiferente, a cualquiera de los dos estar</w:t>
        </w:r>
      </w:ins>
      <w:ins w:id="67" w:date="2025-12-30T19:50:11Z" w:author="Antonella Sangoy">
        <w:r>
          <w:rPr>
            <w:rtl w:val="0"/>
            <w:lang w:val="en-US"/>
          </w:rPr>
          <w:t>í</w:t>
        </w:r>
      </w:ins>
      <w:ins w:id="68" w:date="2025-12-30T19:50:11Z" w:author="Antonella Sangoy">
        <w:r>
          <w:rPr>
            <w:rtl w:val="0"/>
            <w:lang w:val="en-US"/>
          </w:rPr>
          <w:t xml:space="preserve">a bien </w:t>
        </w:r>
      </w:ins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La compra se confirma autom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ticamente o quiere confirmar usted la compra en una pesta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 de pedidos donde podr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ver todos los pedidos?:</w:t>
      </w:r>
    </w:p>
    <w:p>
      <w:pPr>
        <w:pStyle w:val="List Paragraph"/>
        <w:rPr>
          <w:rStyle w:val="Ninguno"/>
        </w:rPr>
      </w:pPr>
      <w:ins w:id="69" w:date="2025-12-30T19:50:41Z" w:author="Antonella Sangoy">
        <w:r>
          <w:rPr>
            <w:rStyle w:val="Ninguno"/>
            <w:rtl w:val="0"/>
            <w:lang w:val="en-US"/>
          </w:rPr>
          <w:t>Se podr</w:t>
        </w:r>
      </w:ins>
      <w:ins w:id="70" w:date="2025-12-30T19:50:41Z" w:author="Antonella Sangoy">
        <w:r>
          <w:rPr>
            <w:rStyle w:val="Ninguno"/>
            <w:rtl w:val="0"/>
            <w:lang w:val="en-US"/>
          </w:rPr>
          <w:t>í</w:t>
        </w:r>
      </w:ins>
      <w:ins w:id="71" w:date="2025-12-30T19:50:41Z" w:author="Antonella Sangoy">
        <w:r>
          <w:rPr>
            <w:rStyle w:val="Ninguno"/>
            <w:rtl w:val="0"/>
            <w:lang w:val="en-US"/>
          </w:rPr>
          <w:t>a confirmar autom</w:t>
        </w:r>
      </w:ins>
      <w:ins w:id="72" w:date="2025-12-30T19:50:41Z" w:author="Antonella Sangoy">
        <w:r>
          <w:rPr>
            <w:rStyle w:val="Ninguno"/>
            <w:rtl w:val="0"/>
            <w:lang w:val="en-US"/>
          </w:rPr>
          <w:t>á</w:t>
        </w:r>
      </w:ins>
      <w:ins w:id="73" w:date="2025-12-30T19:50:41Z" w:author="Antonella Sangoy">
        <w:r>
          <w:rPr>
            <w:rStyle w:val="Ninguno"/>
            <w:rtl w:val="0"/>
            <w:lang w:val="en-US"/>
          </w:rPr>
          <w:t>ticamente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Sistema de gesti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usuarios o cualquiera puede realizar una compra?</w:t>
      </w:r>
    </w:p>
    <w:p>
      <w:pPr>
        <w:pStyle w:val="List Paragraph"/>
        <w:rPr>
          <w:rStyle w:val="Ninguno"/>
        </w:rPr>
      </w:pPr>
      <w:ins w:id="74" w:date="2025-12-30T19:51:15Z" w:author="Antonella Sangoy">
        <w:r>
          <w:rPr>
            <w:rStyle w:val="Ninguno"/>
            <w:rtl w:val="0"/>
            <w:lang w:val="en-US"/>
          </w:rPr>
          <w:t>Las compras serian exclusivas a la ciudad de Paran</w:t>
        </w:r>
      </w:ins>
      <w:ins w:id="75" w:date="2025-12-30T19:51:15Z" w:author="Antonella Sangoy">
        <w:r>
          <w:rPr>
            <w:rStyle w:val="Ninguno"/>
            <w:rtl w:val="0"/>
            <w:lang w:val="en-US"/>
          </w:rPr>
          <w:t xml:space="preserve">á </w:t>
        </w:r>
      </w:ins>
      <w:ins w:id="76" w:date="2025-12-30T19:51:15Z" w:author="Antonella Sangoy">
        <w:r>
          <w:rPr>
            <w:rStyle w:val="Ninguno"/>
            <w:rtl w:val="0"/>
            <w:lang w:val="en-US"/>
          </w:rPr>
          <w:t xml:space="preserve">al menos al principio </w:t>
        </w:r>
      </w:ins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En caso de utilizar un sistema de usuarios, datos requeridos del usuario y para una compra:</w:t>
      </w: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M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todo de pago? Se recomienda utilizar Mercado Pago (ya que acepta tarjetas y pagos en cuotas) o efectivo.</w:t>
      </w: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  <w:ins w:id="77" w:date="2025-12-30T19:51:39Z" w:author="Antonella Sangoy">
        <w:r>
          <w:rPr>
            <w:rStyle w:val="Ninguno"/>
            <w:rtl w:val="0"/>
            <w:lang w:val="en-US"/>
          </w:rPr>
          <w:t>Mercado Pago me parece bien!</w:t>
        </w:r>
      </w:ins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</w:p>
    <w:p>
      <w:pPr>
        <w:pStyle w:val="List Paragraph"/>
        <w:rPr>
          <w:rStyle w:val="Ninguno"/>
        </w:rPr>
      </w:pPr>
    </w:p>
    <w:p>
      <w:pPr>
        <w:pStyle w:val="List Paragraph"/>
      </w:pPr>
      <w:r>
        <w:rPr>
          <w:rStyle w:val="Ninguno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right"/>
      <w:rPr>
        <w:rtl w:val="0"/>
      </w:rPr>
    </w:pPr>
    <w:r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right"/>
      <w:rPr>
        <w:rtl w:val="0"/>
      </w:rPr>
    </w:pPr>
    <w:r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de-DE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